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Interview with Pat</w:t>
      </w:r>
    </w:p>
    <w:p>
      <w:pPr>
        <w:pStyle w:val="Normal"/>
        <w:bidi w:val="0"/>
        <w:jc w:val="left"/>
        <w:rPr/>
      </w:pPr>
      <w:r>
        <w:rPr/>
        <w:t>Q:</w:t>
        <w:tab/>
        <w:t>Why did you leave?</w:t>
        <w:br/>
        <w:t>Pat: Because the clinic was far.</w:t>
      </w:r>
      <w:r>
        <w:rPr>
          <w:rStyle w:val="FootnoteReference"/>
        </w:rPr>
        <w:footnoteReference w:id="2"/>
      </w:r>
      <w:r>
        <w:rPr/>
        <w:t xml:space="preserve"> We </w:t>
      </w:r>
      <w:del w:id="0" w:author="Ann Editor" w:date="2026-01-01T10:00:00Z">
        <w:r>
          <w:rPr/>
          <w:delText xml:space="preserve">gone </w:delText>
        </w:r>
      </w:del>
      <w:r>
        <w:rPr/>
        <w:t xml:space="preserve">moved </w:t>
      </w:r>
      <w:ins w:id="1" w:author="Ann Editor" w:date="2026-01-01T10:00:00Z">
        <w:r>
          <w:rPr/>
          <w:t>quickly</w:t>
        </w:r>
      </w:ins>
      <w:r>
        <w:rPr/>
        <w:t>.</w:t>
      </w:r>
    </w:p>
    <w:p>
      <w:pPr>
        <w:pStyle w:val="Normal"/>
        <w:bidi w:val="0"/>
        <w:jc w:val="left"/>
        <w:rPr/>
      </w:pPr>
      <w:commentRangeStart w:id="0"/>
      <w:r>
        <w:rPr/>
        <w:t>It was in 2019</w:t>
      </w:r>
      <w:r>
        <w:rPr/>
      </w:r>
      <w:commentRangeEnd w:id="0"/>
      <w:r>
        <w:commentReference w:id="0"/>
      </w:r>
      <w:r>
        <w:rPr/>
        <w:t xml:space="preserve"> and an endnote</w:t>
      </w:r>
      <w:r>
        <w:rPr>
          <w:rStyle w:val="EndnoteReference"/>
        </w:rPr>
        <w:endnoteReference w:id="2"/>
      </w:r>
      <w:r>
        <w:rPr/>
        <w:t xml:space="preserve"> here.</w:t>
      </w:r>
    </w:p>
    <w:p>
      <w:pPr>
        <w:pStyle w:val="Normal"/>
        <w:bidi w:val="0"/>
        <w:jc w:val="left"/>
        <w:rPr/>
      </w:pPr>
      <w:r>
        <w:rPr/>
        <w:t>Outer words</w:t>
      </w:r>
      <w:r>
        <w:rPr/>
        <mc:AlternateContent>
          <mc:Choice Requires="wps">
            <w:drawing>
              <wp:inline distT="0" distB="0" distL="0" distR="0">
                <wp:extent cx="1799590" cy="175895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640" cy="1760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In a box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rame1" fillcolor="#729fcf" stroked="t" o:allowincell="f" style="position:absolute;margin-left:0pt;margin-top:-13.9pt;width:141.65pt;height:13.8pt;mso-wrap-style:square;v-text-anchor:top;mso-position-vertical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In a box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square"/>
              </v:shape>
            </w:pict>
          </mc:Fallback>
        </mc:AlternateContent>
      </w:r>
      <w:r>
        <w:rPr/>
        <w:t xml:space="preserve"> after the box.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Name: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Ana</w:t>
            </w:r>
          </w:p>
        </w:tc>
      </w:tr>
    </w:tbl>
    <w:p>
      <w:pPr>
        <w:pStyle w:val="Normal"/>
        <w:bidi w:val="0"/>
        <w:jc w:val="left"/>
        <w:rPr/>
      </w:pPr>
      <w:r>
        <w:rPr/>
        <w:t>Café well  spaced and non-breaking</w:t>
        <w:noBreakHyphen/>
        <w:t>hyphen.</w:t>
      </w:r>
    </w:p>
    <w:sectPr>
      <w:headerReference w:type="default" r:id="rId2"/>
      <w:footerReference w:type="default" r:id="rId3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0" w:footer="1134" w:bottom="1410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n Editor" w:date="2026-01-01T10:00:00Z" w:initials="">
    <w:p>
      <w:pPr>
        <w:overflowPunct w:val="false"/>
        <w:bidi w:val="0"/>
        <w:rPr/>
      </w:pPr>
      <w:r>
        <w:annotationRef/>
      </w:r>
      <w:r>
        <w:rPr>
          <w:rFonts w:cs="Tahoma" w:eastAsia="Tahoma"/>
          <w:kern w:val="0"/>
          <w:lang w:eastAsia="en-US" w:val="en-US" w:bidi="en-US"/>
        </w:rPr>
        <w:t>Check the date.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End 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>Footer words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The clinic in town.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Interview 12,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